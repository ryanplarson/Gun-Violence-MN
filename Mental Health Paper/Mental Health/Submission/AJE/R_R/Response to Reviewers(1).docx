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Thank you for the opportunity to revise our manuscript for consideration in </w:t>
      </w:r>
      <w:r w:rsidDel="00000000" w:rsidR="00000000" w:rsidRPr="00000000">
        <w:rPr>
          <w:rFonts w:ascii="Times New Roman" w:cs="Times New Roman" w:eastAsia="Times New Roman" w:hAnsi="Times New Roman"/>
          <w:i w:val="1"/>
          <w:color w:val="222222"/>
          <w:highlight w:val="white"/>
          <w:rtl w:val="0"/>
        </w:rPr>
        <w:t xml:space="preserve">American Journal of Epidemiology</w:t>
      </w:r>
      <w:r w:rsidDel="00000000" w:rsidR="00000000" w:rsidRPr="00000000">
        <w:rPr>
          <w:rFonts w:ascii="Times New Roman" w:cs="Times New Roman" w:eastAsia="Times New Roman" w:hAnsi="Times New Roman"/>
          <w:color w:val="222222"/>
          <w:highlight w:val="white"/>
          <w:rtl w:val="0"/>
        </w:rPr>
        <w:t xml:space="preserve">. We found the comments to be</w:t>
      </w:r>
      <w:commentRangeStart w:id="0"/>
      <w:r w:rsidDel="00000000" w:rsidR="00000000" w:rsidRPr="00000000">
        <w:rPr>
          <w:rFonts w:ascii="Times New Roman" w:cs="Times New Roman" w:eastAsia="Times New Roman" w:hAnsi="Times New Roman"/>
          <w:color w:val="222222"/>
          <w:highlight w:val="white"/>
          <w:rtl w:val="0"/>
        </w:rPr>
        <w:t xml:space="preserve"> incredibly</w:t>
      </w:r>
      <w:commentRangeEnd w:id="0"/>
      <w:r w:rsidDel="00000000" w:rsidR="00000000" w:rsidRPr="00000000">
        <w:commentReference w:id="0"/>
      </w:r>
      <w:r w:rsidDel="00000000" w:rsidR="00000000" w:rsidRPr="00000000">
        <w:rPr>
          <w:rFonts w:ascii="Times New Roman" w:cs="Times New Roman" w:eastAsia="Times New Roman" w:hAnsi="Times New Roman"/>
          <w:color w:val="222222"/>
          <w:highlight w:val="white"/>
          <w:rtl w:val="0"/>
        </w:rPr>
        <w:t xml:space="preserve"> helpful, and we have substantially revised our article accordingly. This revision involved changes to the manuscript text as well as addition of new sensitivity analyses. We have amended Figures 3-5 to be on the same scale to highlight the racial differences. Lastly, we </w:t>
      </w:r>
      <w:commentRangeStart w:id="1"/>
      <w:r w:rsidDel="00000000" w:rsidR="00000000" w:rsidRPr="00000000">
        <w:rPr>
          <w:rFonts w:ascii="Times New Roman" w:cs="Times New Roman" w:eastAsia="Times New Roman" w:hAnsi="Times New Roman"/>
          <w:color w:val="222222"/>
          <w:highlight w:val="white"/>
          <w:rtl w:val="0"/>
        </w:rPr>
        <w:t xml:space="preserve">found some data which was incorrectly excluded.</w:t>
      </w:r>
      <w:commentRangeEnd w:id="1"/>
      <w:r w:rsidDel="00000000" w:rsidR="00000000" w:rsidRPr="00000000">
        <w:commentReference w:id="1"/>
      </w:r>
      <w:r w:rsidDel="00000000" w:rsidR="00000000" w:rsidRPr="00000000">
        <w:rPr>
          <w:rFonts w:ascii="Times New Roman" w:cs="Times New Roman" w:eastAsia="Times New Roman" w:hAnsi="Times New Roman"/>
          <w:color w:val="222222"/>
          <w:highlight w:val="white"/>
          <w:rtl w:val="0"/>
        </w:rPr>
        <w:t xml:space="preserve"> We have included these data back in our analysis and the results are substantively identical.  </w:t>
      </w:r>
      <w:r w:rsidDel="00000000" w:rsidR="00000000" w:rsidRPr="00000000">
        <w:rPr>
          <w:rFonts w:ascii="Times New Roman" w:cs="Times New Roman" w:eastAsia="Times New Roman" w:hAnsi="Times New Roman"/>
          <w:color w:val="222222"/>
          <w:highlight w:val="white"/>
          <w:rtl w:val="0"/>
        </w:rPr>
        <w:t xml:space="preserve">Below, we list the Reviewers’ advice followed by a detailed description of what we did to address each comment (in italics)</w:t>
      </w:r>
      <w:commentRangeStart w:id="2"/>
      <w:r w:rsidDel="00000000" w:rsidR="00000000" w:rsidRPr="00000000">
        <w:rPr>
          <w:rFonts w:ascii="Times New Roman" w:cs="Times New Roman" w:eastAsia="Times New Roman" w:hAnsi="Times New Roman"/>
          <w:color w:val="222222"/>
          <w:highlight w:val="white"/>
          <w:rtl w:val="0"/>
        </w:rPr>
        <w:t xml:space="preserve">.</w:t>
      </w:r>
      <w:commentRangeEnd w:id="2"/>
      <w:r w:rsidDel="00000000" w:rsidR="00000000" w:rsidRPr="00000000">
        <w:commentReference w:id="2"/>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Reviewer: 1</w:t>
        <w:br w:type="textWrapping"/>
      </w:r>
      <w:r w:rsidDel="00000000" w:rsidR="00000000" w:rsidRPr="00000000">
        <w:rPr>
          <w:rFonts w:ascii="Times New Roman" w:cs="Times New Roman" w:eastAsia="Times New Roman" w:hAnsi="Times New Roman"/>
          <w:b w:val="1"/>
          <w:rtl w:val="0"/>
        </w:rPr>
        <w:br w:type="textWrapping"/>
        <w:t xml:space="preserve">Comments to the Author</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(AJE-00390-2023) uses a novel combination of existing data sets and interrupted time series analyses to examine the impact of the murder of George Floyd on the mental health of residents of Minneapolis, focusing on effect modification by race/ethnicity. They report an increase in mental health diagnoses among Black residents, specifically, arguing that this is consistent with a model in which police violence is a traumatizing experience with direct implications for mental health. This is a timely and important topic, the methods appear sound, and conclusions are appropriate. Specific comments follow by section.</w:t>
        <w:br w:type="textWrapping"/>
        <w:br w:type="textWrapping"/>
        <w:t xml:space="preserve">There have recently been several theoretical/conceptual models of police violence &amp; mental health published (for example, in DeVylder review in Annual Review of Clinical Psychology), which may inform the introduction, particularly the discussion of why police violence may be a particularly impactful risk exposure, as well as the protective effects of things like community mobilization following events like the death of George Floyd. Intro would also benefit from citing some of the work by </w:t>
      </w:r>
      <w:r w:rsidDel="00000000" w:rsidR="00000000" w:rsidRPr="00000000">
        <w:rPr>
          <w:rFonts w:ascii="Times New Roman" w:cs="Times New Roman" w:eastAsia="Times New Roman" w:hAnsi="Times New Roman"/>
          <w:rtl w:val="0"/>
        </w:rPr>
        <w:t xml:space="preserve">Sewell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Ross</w:t>
      </w:r>
      <w:r w:rsidDel="00000000" w:rsidR="00000000" w:rsidRPr="00000000">
        <w:rPr>
          <w:rFonts w:ascii="Times New Roman" w:cs="Times New Roman" w:eastAsia="Times New Roman" w:hAnsi="Times New Roman"/>
          <w:rtl w:val="0"/>
        </w:rPr>
        <w:t xml:space="preserve">, and Bowleg on this topic. While I agree with the benefits of a concise intro, this is some key work that is highly relevant to the study, particularly since it provides some exceptions to the assessment in the intro that most of this work has been based on self-report data and</w:t>
      </w:r>
      <w:r w:rsidDel="00000000" w:rsidR="00000000" w:rsidRPr="00000000">
        <w:rPr>
          <w:rFonts w:ascii="Times New Roman" w:cs="Times New Roman" w:eastAsia="Times New Roman" w:hAnsi="Times New Roman"/>
          <w:rtl w:val="0"/>
        </w:rPr>
        <w:t xml:space="preserve"> limited consideration of geography</w:t>
      </w:r>
      <w:r w:rsidDel="00000000" w:rsidR="00000000" w:rsidRPr="00000000">
        <w:rPr>
          <w:rFonts w:ascii="Times New Roman" w:cs="Times New Roman" w:eastAsia="Times New Roman" w:hAnsi="Times New Roman"/>
          <w:rtl w:val="0"/>
        </w:rPr>
        <w:t xml:space="preserve"> (see especially the Ross article).</w:t>
      </w:r>
    </w:p>
    <w:p w:rsidR="00000000" w:rsidDel="00000000" w:rsidP="00000000" w:rsidRDefault="00000000" w:rsidRPr="00000000" w14:paraId="00000004">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Thank you for making these points. We have amended the introduction to include work from Sewell, Ross and Bowleg </w:t>
      </w:r>
      <w:ins w:author="Christopher Uggen" w:id="0" w:date="2023-08-25T02:54:29Z">
        <w:r w:rsidDel="00000000" w:rsidR="00000000" w:rsidRPr="00000000">
          <w:rPr>
            <w:rFonts w:ascii="Times New Roman" w:cs="Times New Roman" w:eastAsia="Times New Roman" w:hAnsi="Times New Roman"/>
            <w:i w:val="1"/>
            <w:rtl w:val="0"/>
          </w:rPr>
          <w:t xml:space="preserve">(as well as DeVylder and colleagues) </w:t>
        </w:r>
      </w:ins>
      <w:r w:rsidDel="00000000" w:rsidR="00000000" w:rsidRPr="00000000">
        <w:rPr>
          <w:rFonts w:ascii="Times New Roman" w:cs="Times New Roman" w:eastAsia="Times New Roman" w:hAnsi="Times New Roman"/>
          <w:i w:val="1"/>
          <w:rtl w:val="0"/>
        </w:rPr>
        <w:t xml:space="preserve">on police violence and mental health. Specific text is as follows: </w:t>
      </w:r>
      <w:r w:rsidDel="00000000" w:rsidR="00000000" w:rsidRPr="00000000">
        <w:rPr>
          <w:rtl w:val="0"/>
        </w:rPr>
      </w:r>
    </w:p>
    <w:p w:rsidR="00000000" w:rsidDel="00000000" w:rsidP="00000000" w:rsidRDefault="00000000" w:rsidRPr="00000000" w14:paraId="00000005">
      <w:pPr>
        <w:spacing w:line="240" w:lineRule="auto"/>
        <w:ind w:left="720" w:firstLine="0"/>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rtl w:val="0"/>
        </w:rPr>
        <w:t xml:space="preserve">“</w:t>
      </w:r>
      <w:ins w:author="Christopher Uggen" w:id="1" w:date="2023-08-25T03:16:02Z">
        <w:r w:rsidDel="00000000" w:rsidR="00000000" w:rsidRPr="00000000">
          <w:rPr>
            <w:rFonts w:ascii="Times New Roman" w:cs="Times New Roman" w:eastAsia="Times New Roman" w:hAnsi="Times New Roman"/>
            <w:rtl w:val="0"/>
          </w:rPr>
          <w:t xml:space="preserve">Bowleg and colleagues introduce the concept of </w:t>
        </w:r>
      </w:ins>
      <w:del w:author="Christopher Uggen" w:id="1" w:date="2023-08-25T03:16:02Z">
        <w:r w:rsidDel="00000000" w:rsidR="00000000" w:rsidRPr="00000000">
          <w:rPr>
            <w:rFonts w:ascii="Times New Roman" w:cs="Times New Roman" w:eastAsia="Times New Roman" w:hAnsi="Times New Roman"/>
            <w:color w:val="9900ff"/>
            <w:rtl w:val="0"/>
          </w:rPr>
          <w:delText xml:space="preserve">T</w:delText>
        </w:r>
      </w:del>
      <w:ins w:author="Christopher Uggen" w:id="1" w:date="2023-08-25T03:16:02Z">
        <w:r w:rsidDel="00000000" w:rsidR="00000000" w:rsidRPr="00000000">
          <w:rPr>
            <w:rFonts w:ascii="Times New Roman" w:cs="Times New Roman" w:eastAsia="Times New Roman" w:hAnsi="Times New Roman"/>
            <w:color w:val="9900ff"/>
            <w:rtl w:val="0"/>
          </w:rPr>
          <w:t xml:space="preserve">t</w:t>
        </w:r>
      </w:ins>
      <w:r w:rsidDel="00000000" w:rsidR="00000000" w:rsidRPr="00000000">
        <w:rPr>
          <w:rFonts w:ascii="Times New Roman" w:cs="Times New Roman" w:eastAsia="Times New Roman" w:hAnsi="Times New Roman"/>
          <w:color w:val="9900ff"/>
          <w:rtl w:val="0"/>
        </w:rPr>
        <w:t xml:space="preserve">he Anti-Black Police Violence Continuum</w:t>
      </w:r>
      <w:ins w:author="Christopher Uggen" w:id="2" w:date="2023-08-25T03:16:17Z">
        <w:r w:rsidDel="00000000" w:rsidR="00000000" w:rsidRPr="00000000">
          <w:rPr>
            <w:rFonts w:ascii="Times New Roman" w:cs="Times New Roman" w:eastAsia="Times New Roman" w:hAnsi="Times New Roman"/>
            <w:color w:val="9900ff"/>
            <w:rtl w:val="0"/>
          </w:rPr>
          <w:t xml:space="preserve">, which </w:t>
        </w:r>
      </w:ins>
      <w:del w:author="Christopher Uggen" w:id="2" w:date="2023-08-25T03:16:17Z">
        <w:r w:rsidDel="00000000" w:rsidR="00000000" w:rsidRPr="00000000">
          <w:rPr>
            <w:rFonts w:ascii="Times New Roman" w:cs="Times New Roman" w:eastAsia="Times New Roman" w:hAnsi="Times New Roman"/>
            <w:color w:val="9900ff"/>
            <w:rtl w:val="0"/>
          </w:rPr>
          <w:delText xml:space="preserve"> </w:delText>
        </w:r>
      </w:del>
      <w:r w:rsidDel="00000000" w:rsidR="00000000" w:rsidRPr="00000000">
        <w:rPr>
          <w:rFonts w:ascii="Times New Roman" w:cs="Times New Roman" w:eastAsia="Times New Roman" w:hAnsi="Times New Roman"/>
          <w:color w:val="9900ff"/>
          <w:rtl w:val="0"/>
        </w:rPr>
        <w:t xml:space="preserve">underscores </w:t>
      </w:r>
      <w:ins w:author="Christopher Uggen" w:id="3" w:date="2023-08-25T03:16:22Z">
        <w:r w:rsidDel="00000000" w:rsidR="00000000" w:rsidRPr="00000000">
          <w:rPr>
            <w:rFonts w:ascii="Times New Roman" w:cs="Times New Roman" w:eastAsia="Times New Roman" w:hAnsi="Times New Roman"/>
            <w:color w:val="9900ff"/>
            <w:rtl w:val="0"/>
          </w:rPr>
          <w:t xml:space="preserve">that </w:t>
        </w:r>
      </w:ins>
      <w:r w:rsidDel="00000000" w:rsidR="00000000" w:rsidRPr="00000000">
        <w:rPr>
          <w:rFonts w:ascii="Times New Roman" w:cs="Times New Roman" w:eastAsia="Times New Roman" w:hAnsi="Times New Roman"/>
          <w:color w:val="9900ff"/>
          <w:rtl w:val="0"/>
        </w:rPr>
        <w:t xml:space="preserve">the range of violence inflicted by police is a manifestation of anti-Black structural racism”</w:t>
      </w:r>
    </w:p>
    <w:p w:rsidR="00000000" w:rsidDel="00000000" w:rsidP="00000000" w:rsidRDefault="00000000" w:rsidRPr="00000000" w14:paraId="00000006">
      <w:pPr>
        <w:spacing w:line="480" w:lineRule="auto"/>
        <w:ind w:left="720" w:firstLine="0"/>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14:paraId="00000007">
      <w:pPr>
        <w:spacing w:lin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900ff"/>
          <w:rtl w:val="0"/>
        </w:rPr>
        <w:t xml:space="preserve">Further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900ff"/>
          <w:rtl w:val="0"/>
        </w:rPr>
        <w:t xml:space="preserve">a recent review found that police violence </w:t>
      </w:r>
      <w:ins w:author="Christopher Uggen" w:id="4" w:date="2023-08-25T03:01:33Z">
        <w:r w:rsidDel="00000000" w:rsidR="00000000" w:rsidRPr="00000000">
          <w:rPr>
            <w:rFonts w:ascii="Times New Roman" w:cs="Times New Roman" w:eastAsia="Times New Roman" w:hAnsi="Times New Roman"/>
            <w:color w:val="9900ff"/>
            <w:rtl w:val="0"/>
          </w:rPr>
          <w:t xml:space="preserve">has</w:t>
        </w:r>
      </w:ins>
      <w:del w:author="Christopher Uggen" w:id="4" w:date="2023-08-25T03:01:33Z">
        <w:r w:rsidDel="00000000" w:rsidR="00000000" w:rsidRPr="00000000">
          <w:rPr>
            <w:rFonts w:ascii="Times New Roman" w:cs="Times New Roman" w:eastAsia="Times New Roman" w:hAnsi="Times New Roman"/>
            <w:color w:val="9900ff"/>
            <w:rtl w:val="0"/>
          </w:rPr>
          <w:delText xml:space="preserve">exerts</w:delText>
        </w:r>
      </w:del>
      <w:r w:rsidDel="00000000" w:rsidR="00000000" w:rsidRPr="00000000">
        <w:rPr>
          <w:rFonts w:ascii="Times New Roman" w:cs="Times New Roman" w:eastAsia="Times New Roman" w:hAnsi="Times New Roman"/>
          <w:color w:val="9900ff"/>
          <w:rtl w:val="0"/>
        </w:rPr>
        <w:t xml:space="preserve"> significant negative health </w:t>
      </w:r>
      <w:ins w:author="Christopher Uggen" w:id="5" w:date="2023-08-25T03:01:39Z">
        <w:r w:rsidDel="00000000" w:rsidR="00000000" w:rsidRPr="00000000">
          <w:rPr>
            <w:rFonts w:ascii="Times New Roman" w:cs="Times New Roman" w:eastAsia="Times New Roman" w:hAnsi="Times New Roman"/>
            <w:color w:val="9900ff"/>
            <w:rtl w:val="0"/>
          </w:rPr>
          <w:t xml:space="preserve">effects, particularly for </w:t>
        </w:r>
      </w:ins>
      <w:del w:author="Christopher Uggen" w:id="5" w:date="2023-08-25T03:01:39Z">
        <w:r w:rsidDel="00000000" w:rsidR="00000000" w:rsidRPr="00000000">
          <w:rPr>
            <w:rFonts w:ascii="Times New Roman" w:cs="Times New Roman" w:eastAsia="Times New Roman" w:hAnsi="Times New Roman"/>
            <w:color w:val="9900ff"/>
            <w:rtl w:val="0"/>
          </w:rPr>
          <w:delText xml:space="preserve">outcomes disproportionately towards </w:delText>
        </w:r>
      </w:del>
      <w:r w:rsidDel="00000000" w:rsidR="00000000" w:rsidRPr="00000000">
        <w:rPr>
          <w:rFonts w:ascii="Times New Roman" w:cs="Times New Roman" w:eastAsia="Times New Roman" w:hAnsi="Times New Roman"/>
          <w:color w:val="9900ff"/>
          <w:rtl w:val="0"/>
        </w:rPr>
        <w:t xml:space="preserve">Black, Latine and other marginalized communities.</w:t>
      </w:r>
      <w:r w:rsidDel="00000000" w:rsidR="00000000" w:rsidRPr="00000000">
        <w:rPr>
          <w:rFonts w:ascii="Times New Roman" w:cs="Times New Roman" w:eastAsia="Times New Roman" w:hAnsi="Times New Roman"/>
          <w:rtl w:val="0"/>
        </w:rPr>
        <w:t xml:space="preserve">The full physical and mental trauma caused by police is unknown due to poorly documented or comprehensively collected data.</w:t>
      </w:r>
      <w:hyperlink r:id="rId7">
        <w:r w:rsidDel="00000000" w:rsidR="00000000" w:rsidRPr="00000000">
          <w:rPr>
            <w:rFonts w:ascii="Times New Roman" w:cs="Times New Roman" w:eastAsia="Times New Roman" w:hAnsi="Times New Roman"/>
            <w:vertAlign w:val="superscript"/>
            <w:rtl w:val="0"/>
          </w:rPr>
          <w:t xml:space="preserve">6(pp2015–2016)</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900ff"/>
          <w:rtl w:val="0"/>
        </w:rPr>
        <w:t xml:space="preserve">One study examin</w:t>
      </w:r>
      <w:ins w:author="Christopher Uggen" w:id="6" w:date="2023-08-25T03:02:22Z">
        <w:r w:rsidDel="00000000" w:rsidR="00000000" w:rsidRPr="00000000">
          <w:rPr>
            <w:rFonts w:ascii="Times New Roman" w:cs="Times New Roman" w:eastAsia="Times New Roman" w:hAnsi="Times New Roman"/>
            <w:color w:val="9900ff"/>
            <w:rtl w:val="0"/>
          </w:rPr>
          <w:t xml:space="preserve">ing</w:t>
        </w:r>
      </w:ins>
      <w:del w:author="Christopher Uggen" w:id="6" w:date="2023-08-25T03:02:22Z">
        <w:r w:rsidDel="00000000" w:rsidR="00000000" w:rsidRPr="00000000">
          <w:rPr>
            <w:rFonts w:ascii="Times New Roman" w:cs="Times New Roman" w:eastAsia="Times New Roman" w:hAnsi="Times New Roman"/>
            <w:color w:val="9900ff"/>
            <w:rtl w:val="0"/>
          </w:rPr>
          <w:delText xml:space="preserve">ed</w:delText>
        </w:r>
      </w:del>
      <w:r w:rsidDel="00000000" w:rsidR="00000000" w:rsidRPr="00000000">
        <w:rPr>
          <w:rFonts w:ascii="Times New Roman" w:cs="Times New Roman" w:eastAsia="Times New Roman" w:hAnsi="Times New Roman"/>
          <w:color w:val="9900ff"/>
          <w:rtl w:val="0"/>
        </w:rPr>
        <w:t xml:space="preserve"> county-specific risk of </w:t>
      </w:r>
      <w:del w:author="Christopher Uggen" w:id="7" w:date="2023-08-25T03:02:03Z">
        <w:r w:rsidDel="00000000" w:rsidR="00000000" w:rsidRPr="00000000">
          <w:rPr>
            <w:rFonts w:ascii="Times New Roman" w:cs="Times New Roman" w:eastAsia="Times New Roman" w:hAnsi="Times New Roman"/>
            <w:color w:val="9900ff"/>
            <w:rtl w:val="0"/>
          </w:rPr>
          <w:delText xml:space="preserve">the </w:delText>
        </w:r>
      </w:del>
      <w:r w:rsidDel="00000000" w:rsidR="00000000" w:rsidRPr="00000000">
        <w:rPr>
          <w:rFonts w:ascii="Times New Roman" w:cs="Times New Roman" w:eastAsia="Times New Roman" w:hAnsi="Times New Roman"/>
          <w:color w:val="9900ff"/>
          <w:rtl w:val="0"/>
        </w:rPr>
        <w:t xml:space="preserve">police shootings </w:t>
      </w:r>
      <w:del w:author="Christopher Uggen" w:id="8" w:date="2023-08-25T03:02:25Z">
        <w:r w:rsidDel="00000000" w:rsidR="00000000" w:rsidRPr="00000000">
          <w:rPr>
            <w:rFonts w:ascii="Times New Roman" w:cs="Times New Roman" w:eastAsia="Times New Roman" w:hAnsi="Times New Roman"/>
            <w:color w:val="9900ff"/>
            <w:rtl w:val="0"/>
          </w:rPr>
          <w:delText xml:space="preserve">and </w:delText>
        </w:r>
      </w:del>
      <w:r w:rsidDel="00000000" w:rsidR="00000000" w:rsidRPr="00000000">
        <w:rPr>
          <w:rFonts w:ascii="Times New Roman" w:cs="Times New Roman" w:eastAsia="Times New Roman" w:hAnsi="Times New Roman"/>
          <w:color w:val="9900ff"/>
          <w:rtl w:val="0"/>
        </w:rPr>
        <w:t xml:space="preserve">found that the probability of being Black, unarmed and shot by police was 3.49 times higher than the probability of being white, unarmed and shot by police. However, current research</w:t>
      </w:r>
      <w:r w:rsidDel="00000000" w:rsidR="00000000" w:rsidRPr="00000000">
        <w:rPr>
          <w:rFonts w:ascii="Times New Roman" w:cs="Times New Roman" w:eastAsia="Times New Roman" w:hAnsi="Times New Roman"/>
          <w:rtl w:val="0"/>
        </w:rPr>
        <w:t xml:space="preserve"> lacks </w:t>
      </w:r>
      <w:r w:rsidDel="00000000" w:rsidR="00000000" w:rsidRPr="00000000">
        <w:rPr>
          <w:rFonts w:ascii="Times New Roman" w:cs="Times New Roman" w:eastAsia="Times New Roman" w:hAnsi="Times New Roman"/>
          <w:strike w:val="1"/>
          <w:rtl w:val="0"/>
        </w:rPr>
        <w:t xml:space="preserve">fine-grained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900ff"/>
          <w:rtl w:val="0"/>
        </w:rPr>
        <w:t xml:space="preserve">more resolute</w:t>
      </w:r>
      <w:r w:rsidDel="00000000" w:rsidR="00000000" w:rsidRPr="00000000">
        <w:rPr>
          <w:rFonts w:ascii="Times New Roman" w:cs="Times New Roman" w:eastAsia="Times New Roman" w:hAnsi="Times New Roman"/>
          <w:rtl w:val="0"/>
        </w:rPr>
        <w:t xml:space="preserve"> spatial and temporal data which limits…”</w:t>
      </w: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djustment for seasonality was done using several proxy indicators (avg temperature, etc.), but not with any sort of use of non-linear trends. Can the authors say a little more about this decision? Discussion of the study design and analytic plan is otherwise very clear and well supported in the text</w:t>
      </w:r>
      <w:commentRangeStart w:id="3"/>
      <w:r w:rsidDel="00000000" w:rsidR="00000000" w:rsidRPr="00000000">
        <w:rPr>
          <w:rFonts w:ascii="Times New Roman" w:cs="Times New Roman" w:eastAsia="Times New Roman" w:hAnsi="Times New Roman"/>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We conducted additional sensitivity analysis using non-linear time trends.</w:t>
      </w:r>
      <w:r w:rsidDel="00000000" w:rsidR="00000000" w:rsidRPr="00000000">
        <w:rPr>
          <w:rFonts w:ascii="Times New Roman" w:cs="Times New Roman" w:eastAsia="Times New Roman" w:hAnsi="Times New Roman"/>
          <w:i w:val="1"/>
          <w:rtl w:val="0"/>
        </w:rPr>
        <w:t xml:space="preserve"> Specifically, we introduce a quadratic polynomial in the pre- and posttreatment periods. Our primary specifications are robust to the nonlinear trends. The post-killing increase for Black residents is modestly increased, and the others are relatively similar. The random effect models w/ nonlinear trends tell a very similar story to the primary random effect specifications, and the interaction terms are nearly identical. Please see </w:t>
      </w:r>
      <w:r w:rsidDel="00000000" w:rsidR="00000000" w:rsidRPr="00000000">
        <w:rPr>
          <w:rFonts w:ascii="Times New Roman" w:cs="Times New Roman" w:eastAsia="Times New Roman" w:hAnsi="Times New Roman"/>
          <w:i w:val="1"/>
          <w:rtl w:val="0"/>
        </w:rPr>
        <w:t xml:space="preserve">tables </w:t>
      </w:r>
      <w:r w:rsidDel="00000000" w:rsidR="00000000" w:rsidRPr="00000000">
        <w:rPr>
          <w:rFonts w:ascii="Times New Roman" w:cs="Times New Roman" w:eastAsia="Times New Roman" w:hAnsi="Times New Roman"/>
          <w:i w:val="1"/>
          <w:rtl w:val="0"/>
        </w:rPr>
        <w:t xml:space="preserve">below and in our Appendix)</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b w:val="1"/>
        </w:rPr>
        <w:drawing>
          <wp:inline distB="114300" distT="114300" distL="114300" distR="114300">
            <wp:extent cx="5943600" cy="76073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0" w:lineRule="auto"/>
        <w:rPr>
          <w:rFonts w:ascii="Times New Roman" w:cs="Times New Roman" w:eastAsia="Times New Roman" w:hAnsi="Times New Roman"/>
        </w:rPr>
      </w:pPr>
      <w:r w:rsidDel="00000000" w:rsidR="00000000" w:rsidRPr="00000000">
        <w:rPr>
          <w:b w:val="1"/>
        </w:rPr>
        <w:drawing>
          <wp:inline distB="114300" distT="114300" distL="114300" distR="114300">
            <wp:extent cx="5943600" cy="6210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6210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Figures and tables all appear to be appropriate, and are all easy to understand. The effect modification analyses (by disadvantage, race, p.11-12) are well done and informative.</w:t>
        <w:br w:type="textWrapping"/>
      </w:r>
    </w:p>
    <w:p w:rsidR="00000000" w:rsidDel="00000000" w:rsidP="00000000" w:rsidRDefault="00000000" w:rsidRPr="00000000" w14:paraId="0000000E">
      <w:pPr>
        <w:spacing w:after="240" w:befor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 appreciate this comment. Thank you.</w:t>
      </w:r>
    </w:p>
    <w:p w:rsidR="00000000" w:rsidDel="00000000" w:rsidP="00000000" w:rsidRDefault="00000000" w:rsidRPr="00000000" w14:paraId="0000000F">
      <w:pPr>
        <w:spacing w:after="240" w:befor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study found an increase in rates of diagnosis among Black individuals despite prior evidence that police violence can lead to greater rates of medical mistrust, suggesting that these effects may actually be under-estimates of the true increase in distress/mental health health symptoms in the wake of the George Floyd murder. This should be mentioned in the discussion. This is alluded to on p. 12-13, but I think it can be safely stated how this is likely to impact the results (in terms of direction of bias).</w:t>
        <w:br w:type="textWrapping"/>
        <w:br w:type="textWrapping"/>
        <w:tab/>
      </w:r>
      <w:r w:rsidDel="00000000" w:rsidR="00000000" w:rsidRPr="00000000">
        <w:rPr>
          <w:rFonts w:ascii="Times New Roman" w:cs="Times New Roman" w:eastAsia="Times New Roman" w:hAnsi="Times New Roman"/>
          <w:i w:val="1"/>
          <w:rtl w:val="0"/>
        </w:rPr>
        <w:t xml:space="preserve">Thank you for making these points. We have amended the discussion to make this point. Specific text is as follows: </w:t>
      </w:r>
      <w:r w:rsidDel="00000000" w:rsidR="00000000" w:rsidRPr="00000000">
        <w:rPr>
          <w:rtl w:val="0"/>
        </w:rPr>
      </w:r>
    </w:p>
    <w:p w:rsidR="00000000" w:rsidDel="00000000" w:rsidP="00000000" w:rsidRDefault="00000000" w:rsidRPr="00000000" w14:paraId="00000010">
      <w:pPr>
        <w:spacing w:lin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First, hospital discharge data only captures mental health diagnoses among those who went to the hospital for care, ie. more serious cases. Mental health stigma, a lack of health insurance, or medical mistrust, which is fostered by police violence exposure, could serve as barriers to seeking hospital care.</w:t>
      </w:r>
      <w:r w:rsidDel="00000000" w:rsidR="00000000" w:rsidRPr="00000000">
        <w:rPr>
          <w:rFonts w:ascii="Times New Roman" w:cs="Times New Roman" w:eastAsia="Times New Roman" w:hAnsi="Times New Roman"/>
          <w:vertAlign w:val="superscript"/>
          <w:rtl w:val="0"/>
        </w:rPr>
        <w:t xml:space="preserve"> 27</w:t>
      </w:r>
      <w:r w:rsidDel="00000000" w:rsidR="00000000" w:rsidRPr="00000000">
        <w:rPr>
          <w:rFonts w:ascii="Times New Roman" w:cs="Times New Roman" w:eastAsia="Times New Roman" w:hAnsi="Times New Roman"/>
          <w:rtl w:val="0"/>
        </w:rPr>
        <w:t xml:space="preserve"> This self-selection of not receiving health care could have also been exacerbated because of COVID-19. However, our</w:t>
      </w:r>
      <w:r w:rsidDel="00000000" w:rsidR="00000000" w:rsidRPr="00000000">
        <w:rPr>
          <w:rFonts w:ascii="Times New Roman" w:cs="Times New Roman" w:eastAsia="Times New Roman" w:hAnsi="Times New Roman"/>
          <w:color w:val="9900ff"/>
          <w:rtl w:val="0"/>
        </w:rPr>
        <w:t xml:space="preserve"> study found an increase in rates of diagnosis among Black individuals despite prior evidence that police violence can lead to greater rates of medical mistrust, suggesting that these effects may actually </w:t>
      </w:r>
      <w:ins w:author="Christopher Uggen" w:id="9" w:date="2023-08-25T03:03:55Z">
        <w:r w:rsidDel="00000000" w:rsidR="00000000" w:rsidRPr="00000000">
          <w:rPr>
            <w:rFonts w:ascii="Times New Roman" w:cs="Times New Roman" w:eastAsia="Times New Roman" w:hAnsi="Times New Roman"/>
            <w:color w:val="9900ff"/>
            <w:rtl w:val="0"/>
          </w:rPr>
          <w:t xml:space="preserve">understate</w:t>
        </w:r>
      </w:ins>
      <w:del w:author="Christopher Uggen" w:id="9" w:date="2023-08-25T03:03:55Z">
        <w:r w:rsidDel="00000000" w:rsidR="00000000" w:rsidRPr="00000000">
          <w:rPr>
            <w:rFonts w:ascii="Times New Roman" w:cs="Times New Roman" w:eastAsia="Times New Roman" w:hAnsi="Times New Roman"/>
            <w:color w:val="9900ff"/>
            <w:rtl w:val="0"/>
          </w:rPr>
          <w:delText xml:space="preserve">be under-estimates of</w:delText>
        </w:r>
      </w:del>
      <w:r w:rsidDel="00000000" w:rsidR="00000000" w:rsidRPr="00000000">
        <w:rPr>
          <w:rFonts w:ascii="Times New Roman" w:cs="Times New Roman" w:eastAsia="Times New Roman" w:hAnsi="Times New Roman"/>
          <w:color w:val="9900ff"/>
          <w:rtl w:val="0"/>
        </w:rPr>
        <w:t xml:space="preserve"> the true increase in distress/mental health health symptoms in the wake of the murder of Mr. Floyd .” </w:t>
      </w: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Reviewer: 2</w:t>
        <w:br w:type="textWrapping"/>
        <w:br w:type="textWrapping"/>
        <w:t xml:space="preserve">Comments to the Author</w:t>
      </w:r>
      <w:r w:rsidDel="00000000" w:rsidR="00000000" w:rsidRPr="00000000">
        <w:rPr>
          <w:rFonts w:ascii="Times New Roman" w:cs="Times New Roman" w:eastAsia="Times New Roman" w:hAnsi="Times New Roman"/>
          <w:rtl w:val="0"/>
        </w:rPr>
        <w:br w:type="textWrapping"/>
        <w:br w:type="textWrapping"/>
        <w:t xml:space="preserve">This manuscript identifies the impact of the murder of Mr. George Floyd on rates of mental health hospital discharge at the city-level in Minneapolis, Minnesota. This paper builds upon previous work that primarily included cross-sectional studies, self-reported measures, and limited consideration of geography. Overall, this is strong study however I have a few comments to improve the manuscript below.</w:t>
        <w:br w:type="textWrapping"/>
        <w:br w:type="textWrapping"/>
        <w:t xml:space="preserve">The introduction could be strengthened by discussing why it’s important to look at hospitalizations as a metric of mental health beyond self-report. While obvious, I think the paper could also benefit from a few sentences on the importance of looking at mental health (especially given the focus of the special issue).</w:t>
        <w:br w:type="textWrapping"/>
      </w:r>
    </w:p>
    <w:p w:rsidR="00000000" w:rsidDel="00000000" w:rsidP="00000000" w:rsidRDefault="00000000" w:rsidRPr="00000000" w14:paraId="00000013">
      <w:pPr>
        <w:spacing w:after="240" w:before="240" w:lineRule="auto"/>
        <w:ind w:left="720" w:firstLine="0"/>
        <w:rPr>
          <w:rFonts w:ascii="Times New Roman" w:cs="Times New Roman" w:eastAsia="Times New Roman" w:hAnsi="Times New Roman"/>
          <w:i w:val="1"/>
          <w:color w:val="9900ff"/>
        </w:rPr>
      </w:pPr>
      <w:r w:rsidDel="00000000" w:rsidR="00000000" w:rsidRPr="00000000">
        <w:rPr>
          <w:rFonts w:ascii="Times New Roman" w:cs="Times New Roman" w:eastAsia="Times New Roman" w:hAnsi="Times New Roman"/>
          <w:i w:val="1"/>
          <w:rtl w:val="0"/>
        </w:rPr>
        <w:t xml:space="preserve">Thank you for making these points. We have amended the introduction to include benefits of using hospital records. </w:t>
      </w:r>
      <w:r w:rsidDel="00000000" w:rsidR="00000000" w:rsidRPr="00000000">
        <w:rPr>
          <w:rFonts w:ascii="Times New Roman" w:cs="Times New Roman" w:eastAsia="Times New Roman" w:hAnsi="Times New Roman"/>
          <w:i w:val="1"/>
          <w:rtl w:val="0"/>
        </w:rPr>
        <w:t xml:space="preserve">Specific text is as follows:</w:t>
      </w:r>
      <w:r w:rsidDel="00000000" w:rsidR="00000000" w:rsidRPr="00000000">
        <w:rPr>
          <w:rtl w:val="0"/>
        </w:rPr>
      </w:r>
    </w:p>
    <w:p w:rsidR="00000000" w:rsidDel="00000000" w:rsidP="00000000" w:rsidRDefault="00000000" w:rsidRPr="00000000" w14:paraId="00000014">
      <w:pPr>
        <w:spacing w:line="240" w:lineRule="auto"/>
        <w:ind w:left="720" w:firstLine="0"/>
        <w:rPr>
          <w:rFonts w:ascii="Times New Roman" w:cs="Times New Roman" w:eastAsia="Times New Roman" w:hAnsi="Times New Roman"/>
          <w:i w:val="1"/>
          <w:color w:val="9900ff"/>
        </w:rPr>
      </w:pPr>
      <w:r w:rsidDel="00000000" w:rsidR="00000000" w:rsidRPr="00000000">
        <w:rPr>
          <w:rFonts w:ascii="Times New Roman" w:cs="Times New Roman" w:eastAsia="Times New Roman" w:hAnsi="Times New Roman"/>
          <w:rtl w:val="0"/>
        </w:rPr>
        <w:t xml:space="preserve">“b) using an alternative measure of mental health diagnosis </w:t>
      </w:r>
      <w:del w:author="Christopher Uggen" w:id="10" w:date="2023-08-25T03:04:44Z">
        <w:r w:rsidDel="00000000" w:rsidR="00000000" w:rsidRPr="00000000">
          <w:rPr>
            <w:rFonts w:ascii="Times New Roman" w:cs="Times New Roman" w:eastAsia="Times New Roman" w:hAnsi="Times New Roman"/>
            <w:rtl w:val="0"/>
          </w:rPr>
          <w:delText xml:space="preserve"> </w:delText>
        </w:r>
      </w:del>
      <w:r w:rsidDel="00000000" w:rsidR="00000000" w:rsidRPr="00000000">
        <w:rPr>
          <w:rFonts w:ascii="Times New Roman" w:cs="Times New Roman" w:eastAsia="Times New Roman" w:hAnsi="Times New Roman"/>
          <w:color w:val="9900ff"/>
          <w:rtl w:val="0"/>
        </w:rPr>
        <w:t xml:space="preserve">which provides population-based estimates of mental health diagnoses </w:t>
      </w:r>
      <w:ins w:author="Christopher Uggen" w:id="11" w:date="2023-08-25T03:04:52Z">
        <w:r w:rsidDel="00000000" w:rsidR="00000000" w:rsidRPr="00000000">
          <w:rPr>
            <w:rFonts w:ascii="Times New Roman" w:cs="Times New Roman" w:eastAsia="Times New Roman" w:hAnsi="Times New Roman"/>
            <w:color w:val="9900ff"/>
            <w:rtl w:val="0"/>
          </w:rPr>
          <w:t xml:space="preserve">that are </w:t>
        </w:r>
      </w:ins>
      <w:r w:rsidDel="00000000" w:rsidR="00000000" w:rsidRPr="00000000">
        <w:rPr>
          <w:rFonts w:ascii="Times New Roman" w:cs="Times New Roman" w:eastAsia="Times New Roman" w:hAnsi="Times New Roman"/>
          <w:color w:val="9900ff"/>
          <w:rtl w:val="0"/>
        </w:rPr>
        <w:t xml:space="preserve">potentially less susceptible to social disability bias </w:t>
      </w:r>
      <w:ins w:author="Christopher Uggen" w:id="12" w:date="2023-08-25T03:05:01Z">
        <w:r w:rsidDel="00000000" w:rsidR="00000000" w:rsidRPr="00000000">
          <w:rPr>
            <w:rFonts w:ascii="Times New Roman" w:cs="Times New Roman" w:eastAsia="Times New Roman" w:hAnsi="Times New Roman"/>
            <w:color w:val="9900ff"/>
            <w:rtl w:val="0"/>
          </w:rPr>
          <w:t xml:space="preserve">than</w:t>
        </w:r>
      </w:ins>
      <w:del w:author="Christopher Uggen" w:id="12" w:date="2023-08-25T03:05:01Z">
        <w:r w:rsidDel="00000000" w:rsidR="00000000" w:rsidRPr="00000000">
          <w:rPr>
            <w:rFonts w:ascii="Times New Roman" w:cs="Times New Roman" w:eastAsia="Times New Roman" w:hAnsi="Times New Roman"/>
            <w:color w:val="9900ff"/>
            <w:rtl w:val="0"/>
          </w:rPr>
          <w:delText xml:space="preserve">as</w:delText>
        </w:r>
        <w:r w:rsidDel="00000000" w:rsidR="00000000" w:rsidRPr="00000000">
          <w:rPr>
            <w:rFonts w:ascii="Times New Roman" w:cs="Times New Roman" w:eastAsia="Times New Roman" w:hAnsi="Times New Roman"/>
            <w:rtl w:val="0"/>
          </w:rPr>
          <w:delText xml:space="preserve"> opposed to</w:delText>
        </w:r>
      </w:del>
      <w:r w:rsidDel="00000000" w:rsidR="00000000" w:rsidRPr="00000000">
        <w:rPr>
          <w:rFonts w:ascii="Times New Roman" w:cs="Times New Roman" w:eastAsia="Times New Roman" w:hAnsi="Times New Roman"/>
          <w:rtl w:val="0"/>
        </w:rPr>
        <w:t xml:space="preserve"> self-reports</w:t>
      </w:r>
      <w:r w:rsidDel="00000000" w:rsidR="00000000" w:rsidRPr="00000000">
        <w:rPr>
          <w:rFonts w:ascii="Times New Roman" w:cs="Times New Roman" w:eastAsia="Times New Roman" w:hAnsi="Times New Roman"/>
          <w:color w:val="9900ff"/>
          <w:rtl w:val="0"/>
        </w:rPr>
        <w:t xml:space="preserve">”</w:t>
      </w: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Methods</w:t>
        <w:br w:type="textWrapping"/>
        <w:t xml:space="preserve">Please include all the ICD-10 codes used to create the mental health outcome.</w:t>
      </w:r>
      <w:r w:rsidDel="00000000" w:rsidR="00000000" w:rsidRPr="00000000">
        <w:rPr>
          <w:rFonts w:ascii="Times New Roman" w:cs="Times New Roman" w:eastAsia="Times New Roman" w:hAnsi="Times New Roman"/>
          <w:rtl w:val="0"/>
        </w:rPr>
        <w:t xml:space="preserve"> I would like to see this in a table with information on the % of how much each code is contributing to the total number.</w:t>
      </w:r>
      <w:r w:rsidDel="00000000" w:rsidR="00000000" w:rsidRPr="00000000">
        <w:rPr>
          <w:rFonts w:ascii="Times New Roman" w:cs="Times New Roman" w:eastAsia="Times New Roman" w:hAnsi="Times New Roman"/>
          <w:rtl w:val="0"/>
        </w:rPr>
        <w:t xml:space="preserve"> There also needs to be additional justification for the combination of all these outcomes together. </w:t>
      </w:r>
      <w:r w:rsidDel="00000000" w:rsidR="00000000" w:rsidRPr="00000000">
        <w:rPr>
          <w:rFonts w:ascii="Times New Roman" w:cs="Times New Roman" w:eastAsia="Times New Roman" w:hAnsi="Times New Roman"/>
          <w:rtl w:val="0"/>
        </w:rPr>
        <w:t xml:space="preserve">Were the authors able to disaggregate acute mental health hospitalizations versus </w:t>
      </w:r>
      <w:r w:rsidDel="00000000" w:rsidR="00000000" w:rsidRPr="00000000">
        <w:rPr>
          <w:rFonts w:ascii="Times New Roman" w:cs="Times New Roman" w:eastAsia="Times New Roman" w:hAnsi="Times New Roman"/>
          <w:rtl w:val="0"/>
        </w:rPr>
        <w:t xml:space="preserve">chronic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 would be interested in seeing results for disaggregated mental health outcomes such as depression and anxiety.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What were the overall rates of hospitalizations for these outcomes during the study period?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6">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We understand the necessity to understand the contribution of each ICD code to the total. We have added language (specific text are as follows) and an appendix table to include the percentage, total number of each code, and rates of hospitalization for our mental health outcomes during our study period.</w:t>
      </w:r>
    </w:p>
    <w:p w:rsidR="00000000" w:rsidDel="00000000" w:rsidP="00000000" w:rsidRDefault="00000000" w:rsidRPr="00000000" w14:paraId="00000017">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Similarly, we agree it is important to disaggregate and examine individual subtypes of </w:t>
      </w:r>
      <w:commentRangeStart w:id="4"/>
      <w:r w:rsidDel="00000000" w:rsidR="00000000" w:rsidRPr="00000000">
        <w:rPr>
          <w:rFonts w:ascii="Times New Roman" w:cs="Times New Roman" w:eastAsia="Times New Roman" w:hAnsi="Times New Roman"/>
          <w:i w:val="1"/>
          <w:rtl w:val="0"/>
        </w:rPr>
        <w:t xml:space="preserve">hospital diagnoses codes</w:t>
      </w:r>
      <w:commentRangeEnd w:id="4"/>
      <w:r w:rsidDel="00000000" w:rsidR="00000000" w:rsidRPr="00000000">
        <w:commentReference w:id="4"/>
      </w:r>
      <w:r w:rsidDel="00000000" w:rsidR="00000000" w:rsidRPr="00000000">
        <w:rPr>
          <w:rFonts w:ascii="Times New Roman" w:cs="Times New Roman" w:eastAsia="Times New Roman" w:hAnsi="Times New Roman"/>
          <w:i w:val="1"/>
          <w:rtl w:val="0"/>
        </w:rPr>
        <w:t xml:space="preserve">. Below we have included analysis of 5 subtypes: the three largest sub categorizations of mental health:anxiety (MBD005), depression (MBD002) and </w:t>
      </w:r>
      <w:r w:rsidDel="00000000" w:rsidR="00000000" w:rsidRPr="00000000">
        <w:rPr>
          <w:rFonts w:ascii="Times New Roman" w:cs="Times New Roman" w:eastAsia="Times New Roman" w:hAnsi="Times New Roman"/>
          <w:rtl w:val="0"/>
        </w:rPr>
        <w:t xml:space="preserve">alcohol disorders (MBD017)</w:t>
      </w:r>
      <w:r w:rsidDel="00000000" w:rsidR="00000000" w:rsidRPr="00000000">
        <w:rPr>
          <w:rFonts w:ascii="Times New Roman" w:cs="Times New Roman" w:eastAsia="Times New Roman" w:hAnsi="Times New Roman"/>
          <w:i w:val="1"/>
          <w:rtl w:val="0"/>
        </w:rPr>
        <w:t xml:space="preserve">; and two smaller diagnoses of acute (Acute stress reaction F43.0 and Post-traumatic stress disorder, acute F43.11) and chronic (Post-traumatic stress disorder, chronic F43.12). We include below the model tables for anxiety disorders, depression disorders, alcohol disorders, acute and chronic diagnoses. We also include the full analytic results by subtype for anxiety, depression and alcohol disorders in the appendix. We did not include the full analytic results(here or in the appendix) for acute and chronic diagnoses because of concerns with sample size. </w:t>
      </w:r>
    </w:p>
    <w:p w:rsidR="00000000" w:rsidDel="00000000" w:rsidP="00000000" w:rsidRDefault="00000000" w:rsidRPr="00000000" w14:paraId="00000018">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Generally our</w:t>
      </w:r>
      <w:ins w:author="Christopher Uggen" w:id="13" w:date="2023-08-25T03:09:42Z">
        <w:r w:rsidDel="00000000" w:rsidR="00000000" w:rsidRPr="00000000">
          <w:rPr>
            <w:rFonts w:ascii="Times New Roman" w:cs="Times New Roman" w:eastAsia="Times New Roman" w:hAnsi="Times New Roman"/>
            <w:i w:val="1"/>
            <w:rtl w:val="0"/>
          </w:rPr>
          <w:t xml:space="preserve"> overall </w:t>
        </w:r>
      </w:ins>
      <w:del w:author="Christopher Uggen" w:id="13" w:date="2023-08-25T03:09:42Z">
        <w:r w:rsidDel="00000000" w:rsidR="00000000" w:rsidRPr="00000000">
          <w:rPr>
            <w:rFonts w:ascii="Times New Roman" w:cs="Times New Roman" w:eastAsia="Times New Roman" w:hAnsi="Times New Roman"/>
            <w:i w:val="1"/>
            <w:rtl w:val="0"/>
          </w:rPr>
          <w:delText xml:space="preserve"> </w:delText>
        </w:r>
      </w:del>
      <w:r w:rsidDel="00000000" w:rsidR="00000000" w:rsidRPr="00000000">
        <w:rPr>
          <w:rFonts w:ascii="Times New Roman" w:cs="Times New Roman" w:eastAsia="Times New Roman" w:hAnsi="Times New Roman"/>
          <w:i w:val="1"/>
          <w:rtl w:val="0"/>
        </w:rPr>
        <w:t xml:space="preserve">results are </w:t>
      </w:r>
      <w:del w:author="Christopher Uggen" w:id="14" w:date="2023-08-25T03:09:46Z">
        <w:r w:rsidDel="00000000" w:rsidR="00000000" w:rsidRPr="00000000">
          <w:rPr>
            <w:rFonts w:ascii="Times New Roman" w:cs="Times New Roman" w:eastAsia="Times New Roman" w:hAnsi="Times New Roman"/>
            <w:i w:val="1"/>
            <w:rtl w:val="0"/>
          </w:rPr>
          <w:delText xml:space="preserve">supported </w:delText>
        </w:r>
      </w:del>
      <w:ins w:author="Christopher Uggen" w:id="14" w:date="2023-08-25T03:09:46Z">
        <w:r w:rsidDel="00000000" w:rsidR="00000000" w:rsidRPr="00000000">
          <w:rPr>
            <w:rFonts w:ascii="Times New Roman" w:cs="Times New Roman" w:eastAsia="Times New Roman" w:hAnsi="Times New Roman"/>
            <w:i w:val="1"/>
            <w:rtl w:val="0"/>
          </w:rPr>
          <w:t xml:space="preserve">replicated </w:t>
        </w:r>
      </w:ins>
      <w:r w:rsidDel="00000000" w:rsidR="00000000" w:rsidRPr="00000000">
        <w:rPr>
          <w:rFonts w:ascii="Times New Roman" w:cs="Times New Roman" w:eastAsia="Times New Roman" w:hAnsi="Times New Roman"/>
          <w:i w:val="1"/>
          <w:rtl w:val="0"/>
        </w:rPr>
        <w:t xml:space="preserve">with the depression and alcohol diagnoses sensitivity analyses. The a</w:t>
      </w:r>
      <w:commentRangeStart w:id="5"/>
      <w:r w:rsidDel="00000000" w:rsidR="00000000" w:rsidRPr="00000000">
        <w:rPr>
          <w:rFonts w:ascii="Times New Roman" w:cs="Times New Roman" w:eastAsia="Times New Roman" w:hAnsi="Times New Roman"/>
          <w:i w:val="1"/>
          <w:rtl w:val="0"/>
        </w:rPr>
        <w:t xml:space="preserve">nxiety models do not display a racial pattern as in our primary findings</w:t>
      </w:r>
      <w:commentRangeEnd w:id="5"/>
      <w:r w:rsidDel="00000000" w:rsidR="00000000" w:rsidRPr="00000000">
        <w:commentReference w:id="5"/>
      </w:r>
      <w:r w:rsidDel="00000000" w:rsidR="00000000" w:rsidRPr="00000000">
        <w:rPr>
          <w:rFonts w:ascii="Times New Roman" w:cs="Times New Roman" w:eastAsia="Times New Roman" w:hAnsi="Times New Roman"/>
          <w:i w:val="1"/>
          <w:rtl w:val="0"/>
        </w:rPr>
        <w:t xml:space="preserve">, and the acute/chronic outcomes both show no change from pre-treatment levels. It is important to note, that there is small sample size for both the acute and chronic diagnoses codes, therefore, we believe these results should be interpreted with </w:t>
      </w:r>
      <w:r w:rsidDel="00000000" w:rsidR="00000000" w:rsidRPr="00000000">
        <w:rPr>
          <w:rFonts w:ascii="Times New Roman" w:cs="Times New Roman" w:eastAsia="Times New Roman" w:hAnsi="Times New Roman"/>
          <w:i w:val="1"/>
          <w:rtl w:val="0"/>
        </w:rPr>
        <w:t xml:space="preserve">caution.</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19">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color w:val="9900ff"/>
          <w:rtl w:val="0"/>
        </w:rPr>
        <w:t xml:space="preserve">They are categorized based on established mental, behavioral and neurodevelopmental disorders diagnoses groupings using ICD-10 codes F01–F99.</w:t>
      </w:r>
      <w:r w:rsidDel="00000000" w:rsidR="00000000" w:rsidRPr="00000000">
        <w:rPr>
          <w:rFonts w:ascii="Times New Roman" w:cs="Times New Roman" w:eastAsia="Times New Roman" w:hAnsi="Times New Roman"/>
          <w:color w:val="9900ff"/>
          <w:vertAlign w:val="superscript"/>
          <w:rtl w:val="0"/>
        </w:rPr>
        <w:t xml:space="preserve">17</w:t>
      </w:r>
      <w:r w:rsidDel="00000000" w:rsidR="00000000" w:rsidRPr="00000000">
        <w:rPr>
          <w:rFonts w:ascii="Times New Roman" w:cs="Times New Roman" w:eastAsia="Times New Roman" w:hAnsi="Times New Roman"/>
          <w:color w:val="9900ff"/>
          <w:rtl w:val="0"/>
        </w:rPr>
        <w:t xml:space="preserve"> A table of the codes can be found in the Appendix Table 1.”</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b w:val="1"/>
        </w:rPr>
        <w:drawing>
          <wp:inline distB="114300" distT="114300" distL="114300" distR="114300">
            <wp:extent cx="5229225" cy="721042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29225"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drawing>
          <wp:inline distB="114300" distT="114300" distL="114300" distR="114300">
            <wp:extent cx="5943600" cy="6680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b w:val="1"/>
        </w:rPr>
        <w:drawing>
          <wp:inline distB="114300" distT="114300" distL="114300" distR="114300">
            <wp:extent cx="5943600" cy="80010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drawing>
          <wp:inline distB="114300" distT="114300" distL="114300" distR="114300">
            <wp:extent cx="5943600" cy="67437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743700"/>
                    </a:xfrm>
                    <a:prstGeom prst="rect"/>
                    <a:ln/>
                  </pic:spPr>
                </pic:pic>
              </a:graphicData>
            </a:graphic>
          </wp:inline>
        </w:drawing>
      </w:r>
      <w:r w:rsidDel="00000000" w:rsidR="00000000" w:rsidRPr="00000000">
        <w:rPr>
          <w:b w:val="1"/>
        </w:rPr>
        <w:drawing>
          <wp:inline distB="114300" distT="114300" distL="114300" distR="114300">
            <wp:extent cx="5943600" cy="7950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7950200"/>
                    </a:xfrm>
                    <a:prstGeom prst="rect"/>
                    <a:ln/>
                  </pic:spPr>
                </pic:pic>
              </a:graphicData>
            </a:graphic>
          </wp:inline>
        </w:drawing>
      </w:r>
      <w:r w:rsidDel="00000000" w:rsidR="00000000" w:rsidRPr="00000000">
        <w:rPr/>
        <w:drawing>
          <wp:inline distB="114300" distT="114300" distL="114300" distR="114300">
            <wp:extent cx="5943600" cy="6565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rPr>
      </w:pPr>
      <w:r w:rsidDel="00000000" w:rsidR="00000000" w:rsidRPr="00000000">
        <w:rPr>
          <w:rtl w:val="0"/>
        </w:rPr>
      </w:r>
    </w:p>
    <w:tbl>
      <w:tblPr>
        <w:tblStyle w:val="Table1"/>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1470"/>
        <w:gridCol w:w="1245"/>
        <w:gridCol w:w="1185"/>
        <w:gridCol w:w="1620"/>
        <w:tblGridChange w:id="0">
          <w:tblGrid>
            <w:gridCol w:w="4350"/>
            <w:gridCol w:w="1470"/>
            <w:gridCol w:w="1245"/>
            <w:gridCol w:w="1185"/>
            <w:gridCol w:w="1620"/>
          </w:tblGrid>
        </w:tblGridChange>
      </w:tblGrid>
      <w:tr>
        <w:trPr>
          <w:cantSplit w:val="0"/>
          <w:trHeight w:val="420" w:hRule="atLeast"/>
          <w:tblHeader w:val="0"/>
        </w:trPr>
        <w:tc>
          <w:tcPr>
            <w:gridSpan w:val="5"/>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Appendix Table 1: Individual Distribution of Mental Health Diagnoses, Minneapolis 2016-2020</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Diagnoses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Clinical Classification Software Refined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vertAlign w:val="superscript"/>
              </w:rPr>
            </w:pPr>
            <w:r w:rsidDel="00000000" w:rsidR="00000000" w:rsidRPr="00000000">
              <w:rPr>
                <w:rFonts w:ascii="Times New Roman" w:cs="Times New Roman" w:eastAsia="Times New Roman" w:hAnsi="Times New Roman"/>
                <w:sz w:val="18"/>
                <w:szCs w:val="18"/>
                <w:rtl w:val="0"/>
              </w:rPr>
              <w:t xml:space="preserve">Frequency</w:t>
            </w:r>
            <w:r w:rsidDel="00000000" w:rsidR="00000000" w:rsidRPr="00000000">
              <w:rPr>
                <w:rFonts w:ascii="Times New Roman" w:cs="Times New Roman" w:eastAsia="Times New Roman" w:hAnsi="Times New Roman"/>
                <w:sz w:val="16"/>
                <w:szCs w:val="16"/>
                <w:vertAlign w:val="superscript"/>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Percentage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vertAlign w:val="superscript"/>
              </w:rPr>
            </w:pPr>
            <w:r w:rsidDel="00000000" w:rsidR="00000000" w:rsidRPr="00000000">
              <w:rPr>
                <w:rFonts w:ascii="Times New Roman" w:cs="Times New Roman" w:eastAsia="Times New Roman" w:hAnsi="Times New Roman"/>
                <w:sz w:val="18"/>
                <w:szCs w:val="18"/>
                <w:rtl w:val="0"/>
              </w:rPr>
              <w:t xml:space="preserve">Weekly Rate of Hospitalization per 1,000 Residents</w:t>
            </w:r>
            <w:r w:rsidDel="00000000" w:rsidR="00000000" w:rsidRPr="00000000">
              <w:rPr>
                <w:rtl w:val="0"/>
              </w:rPr>
            </w:r>
          </w:p>
        </w:tc>
      </w:tr>
      <w:tr>
        <w:trPr>
          <w:cantSplit w:val="0"/>
          <w:trHeight w:val="415.9570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Schizophrenia spectrum and other psychotic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45808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Depressive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95248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0.644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Bipolar and 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25528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0.169</w:t>
            </w:r>
          </w:p>
        </w:tc>
      </w:tr>
      <w:tr>
        <w:trPr>
          <w:cantSplit w:val="0"/>
          <w:trHeight w:val="310.9570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Other specified and unspecified mood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9458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Anxiety and fear-related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93484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0.608</w:t>
            </w:r>
          </w:p>
        </w:tc>
      </w:tr>
      <w:tr>
        <w:trPr>
          <w:cantSplit w:val="0"/>
          <w:trHeight w:val="130.9570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Obsessive-compulsive and 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Trauma- and stressor-related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31231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w:t>
            </w:r>
          </w:p>
        </w:tc>
      </w:tr>
      <w:tr>
        <w:trPr>
          <w:cantSplit w:val="0"/>
          <w:trHeight w:val="55.9570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Disruptive, impulse-control and conduct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0.024</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Personality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15571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0.111</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Feeding and eating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1946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w:t>
            </w:r>
          </w:p>
        </w:tc>
      </w:tr>
      <w:tr>
        <w:trPr>
          <w:cantSplit w:val="0"/>
          <w:trHeight w:val="207.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Somatic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w:t>
            </w:r>
          </w:p>
        </w:tc>
      </w:tr>
      <w:tr>
        <w:trPr>
          <w:cantSplit w:val="0"/>
          <w:trHeight w:val="535.9570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Suicidal ideation /attempt /intentional self-harm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33476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0.205</w:t>
            </w:r>
          </w:p>
        </w:tc>
      </w:tr>
      <w:tr>
        <w:trPr>
          <w:cantSplit w:val="0"/>
          <w:trHeight w:val="475.9570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Miscellaneous mental and behavioral disorders/conditions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0.029</w:t>
            </w:r>
          </w:p>
        </w:tc>
      </w:tr>
      <w:tr>
        <w:trPr>
          <w:cantSplit w:val="0"/>
          <w:trHeight w:val="267.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Neurodevelopmental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17087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0.117</w:t>
            </w:r>
          </w:p>
        </w:tc>
      </w:tr>
      <w:tr>
        <w:trPr>
          <w:cantSplit w:val="0"/>
          <w:trHeight w:val="252.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Alcohol-related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121153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0.674</w:t>
            </w:r>
          </w:p>
        </w:tc>
      </w:tr>
      <w:tr>
        <w:trPr>
          <w:cantSplit w:val="0"/>
          <w:trHeight w:val="102.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Opioid-related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Cannabis-related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19418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0.136</w:t>
            </w:r>
          </w:p>
        </w:tc>
      </w:tr>
      <w:tr>
        <w:trPr>
          <w:cantSplit w:val="0"/>
          <w:trHeight w:val="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Sedative-related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0.017</w:t>
            </w:r>
          </w:p>
        </w:tc>
      </w:tr>
      <w:tr>
        <w:trPr>
          <w:cantSplit w:val="0"/>
          <w:trHeight w:val="16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Stimulant-related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29014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0.178</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Hallucinogen-related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0.006</w:t>
            </w:r>
          </w:p>
        </w:tc>
      </w:tr>
      <w:tr>
        <w:trPr>
          <w:cantSplit w:val="0"/>
          <w:trHeight w:val="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Inhalant-related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r>
      <w:tr>
        <w:trPr>
          <w:cantSplit w:val="0"/>
          <w:trHeight w:val="267.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Tobacco-related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MBD024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r>
      <w:tr>
        <w:trPr>
          <w:cantSplit w:val="0"/>
          <w:trHeight w:val="57.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Other specified substance-related disorders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23874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0.146</w:t>
            </w:r>
          </w:p>
        </w:tc>
      </w:tr>
      <w:tr>
        <w:trPr>
          <w:cantSplit w:val="0"/>
          <w:trHeight w:val="27.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Mental and substance use disorders in remission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MBD026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10259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0.068</w:t>
            </w:r>
          </w:p>
        </w:tc>
      </w:tr>
      <w:tr>
        <w:trPr>
          <w:cantSplit w:val="0"/>
          <w:trHeight w:val="243.9550781249999"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vertAlign w:val="superscript"/>
                <w:rtl w:val="0"/>
              </w:rPr>
              <w:t xml:space="preserve">a</w:t>
            </w:r>
            <w:r w:rsidDel="00000000" w:rsidR="00000000" w:rsidRPr="00000000">
              <w:rPr>
                <w:rFonts w:ascii="Times New Roman" w:cs="Times New Roman" w:eastAsia="Times New Roman" w:hAnsi="Times New Roman"/>
                <w:sz w:val="14"/>
                <w:szCs w:val="14"/>
                <w:rtl w:val="0"/>
              </w:rPr>
              <w:t xml:space="preserve">The total count will not sum to the sample size because there could be multiple diagnoses per individual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B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Results</w:t>
        <w:br w:type="textWrapping"/>
        <w:t xml:space="preserve">For the last sentence in the results, ‘In general, these patterns of results establish the spatially racialized character of the harmful effects of police violence, where Black residents experience a universal harm and the negative effects for White residents are confined to those disadvantaged.’ Do the authors mean to those in disadvantaged ZCTAS? Neighborhoods? It seems to me that the level of disadvantage is calculated at the neighborhood-level and not the individual-level correct. I would make this clear in the interpretation. </w:t>
      </w:r>
    </w:p>
    <w:p w:rsidR="00000000" w:rsidDel="00000000" w:rsidP="00000000" w:rsidRDefault="00000000" w:rsidRPr="00000000" w14:paraId="000000B9">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Thank you for making this point.</w:t>
      </w:r>
      <w:r w:rsidDel="00000000" w:rsidR="00000000" w:rsidRPr="00000000">
        <w:rPr>
          <w:rFonts w:ascii="Times New Roman" w:cs="Times New Roman" w:eastAsia="Times New Roman" w:hAnsi="Times New Roman"/>
          <w:i w:val="1"/>
          <w:rtl w:val="0"/>
        </w:rPr>
        <w:t xml:space="preserve"> The ZCTA is the unit of analysis. We have amended the language to make sure the interpretation is clear. Please see text below. </w:t>
      </w:r>
    </w:p>
    <w:p w:rsidR="00000000" w:rsidDel="00000000" w:rsidP="00000000" w:rsidRDefault="00000000" w:rsidRPr="00000000" w14:paraId="000000B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In general, these patterns of results establish the </w:t>
      </w:r>
      <w:r w:rsidDel="00000000" w:rsidR="00000000" w:rsidRPr="00000000">
        <w:rPr>
          <w:rFonts w:ascii="Times New Roman" w:cs="Times New Roman" w:eastAsia="Times New Roman" w:hAnsi="Times New Roman"/>
          <w:i w:val="1"/>
          <w:rtl w:val="0"/>
        </w:rPr>
        <w:t xml:space="preserve">spatially racialized </w:t>
      </w:r>
      <w:r w:rsidDel="00000000" w:rsidR="00000000" w:rsidRPr="00000000">
        <w:rPr>
          <w:rFonts w:ascii="Times New Roman" w:cs="Times New Roman" w:eastAsia="Times New Roman" w:hAnsi="Times New Roman"/>
          <w:rtl w:val="0"/>
        </w:rPr>
        <w:t xml:space="preserve">character of the harmful effects of police violence, where</w:t>
      </w:r>
      <w:del w:author="Christopher Uggen" w:id="15" w:date="2023-08-25T03:11:54Z">
        <w:r w:rsidDel="00000000" w:rsidR="00000000" w:rsidRPr="00000000">
          <w:rPr>
            <w:rFonts w:ascii="Times New Roman" w:cs="Times New Roman" w:eastAsia="Times New Roman" w:hAnsi="Times New Roman"/>
            <w:rtl w:val="0"/>
          </w:rPr>
          <w:delText xml:space="preserve"> </w:delText>
        </w:r>
      </w:del>
      <w:r w:rsidDel="00000000" w:rsidR="00000000" w:rsidRPr="00000000">
        <w:rPr>
          <w:rFonts w:ascii="Times New Roman" w:cs="Times New Roman" w:eastAsia="Times New Roman" w:hAnsi="Times New Roman"/>
          <w:rtl w:val="0"/>
        </w:rPr>
        <w:t xml:space="preserve"> Black residents experience a universal harm and the negative effects for White residents are confined to those </w:t>
      </w:r>
      <w:r w:rsidDel="00000000" w:rsidR="00000000" w:rsidRPr="00000000">
        <w:rPr>
          <w:rFonts w:ascii="Times New Roman" w:cs="Times New Roman" w:eastAsia="Times New Roman" w:hAnsi="Times New Roman"/>
          <w:color w:val="9900ff"/>
          <w:rtl w:val="0"/>
        </w:rPr>
        <w:t xml:space="preserve">located in</w:t>
      </w:r>
      <w:r w:rsidDel="00000000" w:rsidR="00000000" w:rsidRPr="00000000">
        <w:rPr>
          <w:rFonts w:ascii="Times New Roman" w:cs="Times New Roman" w:eastAsia="Times New Roman" w:hAnsi="Times New Roman"/>
          <w:rtl w:val="0"/>
        </w:rPr>
        <w:t xml:space="preserve"> disadvantaged </w:t>
      </w:r>
      <w:r w:rsidDel="00000000" w:rsidR="00000000" w:rsidRPr="00000000">
        <w:rPr>
          <w:rFonts w:ascii="Times New Roman" w:cs="Times New Roman" w:eastAsia="Times New Roman" w:hAnsi="Times New Roman"/>
          <w:color w:val="9900ff"/>
          <w:rtl w:val="0"/>
        </w:rPr>
        <w:t xml:space="preserve">spaces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sectPr>
      <w:headerReference r:id="rId16" w:type="default"/>
      <w:pgSz w:h="15840" w:w="12240"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anie Santaularia" w:id="3" w:date="2023-08-22T19:36:50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Paper on seasonality in crime: https://link.springer.com/article/10.1007/s43762-023-00094-x]</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[https://bmcmedresmethodol.biomedcentral.com/articles/10.1186/s12874-020-01199-1]</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https://academic.oup.com/ije/article/51/5/1677/6593248</w:t>
      </w:r>
    </w:p>
  </w:comment>
  <w:comment w:author="Ryan Larson" w:id="5" w:date="2023-08-23T21:57:08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alcohol findings: overall models show small increase, but RE models show large increase for Black residents. Perhaps suggests that within neighborhood changes tended to be bigger (off a lower baseline) on average than the overall city-wide increase.</w:t>
      </w:r>
    </w:p>
  </w:comment>
  <w:comment w:author="Christopher Uggen" w:id="4" w:date="2023-08-25T03:08:34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it should be "subtypes of hospital diagnosis codes" but Jeanie is the expert on this phrasing.</w:t>
      </w:r>
    </w:p>
  </w:comment>
  <w:comment w:author="Jeanie Santaularia" w:id="2" w:date="2023-07-11T21:14:01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https://www.pewresearch.org/social-trends/2023/06/14/the-impact-of-videos-of-police-violence-against-black-people/</w:t>
      </w:r>
    </w:p>
  </w:comment>
  <w:comment w:author="Christopher Uggen" w:id="0" w:date="2023-08-24T23:46:23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"constructive and helpful" here, since "incredible" is sometimes a backhanded compliment in reviews.</w:t>
      </w:r>
    </w:p>
  </w:comment>
  <w:comment w:author="Christopher Uggen" w:id="1" w:date="2023-08-24T23:48:48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little ambiguous. Maybe, "we have updated the analysis to include new data that had been incorrectly excluded from the previous version of our manuscript, and the results are substantively identical."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zotero.org/google-docs/?UOSHWF"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